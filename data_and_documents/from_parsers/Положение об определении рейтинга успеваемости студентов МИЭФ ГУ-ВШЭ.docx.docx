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7043" w:rsidRDefault="00017043">
      <w:pPr>
        <w:pStyle w:val="Heading1"/>
        <w:jc w:val="center"/>
        <w:rPr>
          <w:i/>
          <w:iCs/>
          <w:sz w:val="28"/>
        </w:rPr>
      </w:pPr>
      <w:r>
        <w:rPr>
          <w:i/>
          <w:iCs/>
          <w:sz w:val="28"/>
        </w:rPr>
        <w:t>Государственный университет – Высшая школа экономики</w:t>
      </w:r>
    </w:p>
    <w:p w:rsidR="00017043" w:rsidRDefault="00017043">
      <w:pPr>
        <w:rPr>
          <w:sz w:val="28"/>
          <w:lang w:val="ru-RU"/>
        </w:rPr>
      </w:pPr>
    </w:p>
    <w:p w:rsidR="00017043" w:rsidRDefault="00017043">
      <w:pPr>
        <w:pStyle w:val="Heading1"/>
        <w:jc w:val="center"/>
        <w:rPr>
          <w:i/>
          <w:iCs/>
        </w:rPr>
      </w:pPr>
    </w:p>
    <w:p w:rsidR="00017043" w:rsidRDefault="00017043">
      <w:pPr>
        <w:rPr>
          <w:lang w:val="ru-RU"/>
        </w:rPr>
      </w:pPr>
    </w:p>
    <w:p w:rsidR="00017043" w:rsidRPr="001A7523" w:rsidRDefault="001A7523" w:rsidP="001A7523">
      <w:pPr>
        <w:pStyle w:val="Heading1"/>
        <w:jc w:val="center"/>
        <w:rPr>
          <w:b w:val="0"/>
          <w:iCs/>
          <w:szCs w:val="24"/>
        </w:rPr>
      </w:pPr>
      <w:r>
        <w:rPr>
          <w:iCs/>
        </w:rPr>
        <w:t xml:space="preserve">                                                                         </w:t>
      </w:r>
      <w:r w:rsidRPr="001A7523">
        <w:rPr>
          <w:b w:val="0"/>
          <w:iCs/>
          <w:szCs w:val="24"/>
        </w:rPr>
        <w:t>Утверждено</w:t>
      </w:r>
    </w:p>
    <w:p w:rsidR="001A7523" w:rsidRPr="001A7523" w:rsidRDefault="001A7523" w:rsidP="001A7523">
      <w:pPr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</w:t>
      </w:r>
      <w:r w:rsidRPr="001A7523">
        <w:rPr>
          <w:sz w:val="24"/>
          <w:szCs w:val="24"/>
          <w:lang w:val="ru-RU"/>
        </w:rPr>
        <w:t xml:space="preserve">риказом от  </w:t>
      </w:r>
      <w:ins w:id="0" w:author="1" w:date="2009-03-03T14:31:00Z">
        <w:r w:rsidR="00E278F2">
          <w:rPr>
            <w:sz w:val="24"/>
            <w:szCs w:val="24"/>
            <w:lang w:val="en-US"/>
          </w:rPr>
          <w:t>26</w:t>
        </w:r>
        <w:r w:rsidR="00E278F2">
          <w:rPr>
            <w:sz w:val="24"/>
            <w:szCs w:val="24"/>
            <w:lang w:val="ru-RU"/>
          </w:rPr>
          <w:t>.</w:t>
        </w:r>
        <w:r w:rsidR="00E278F2">
          <w:rPr>
            <w:sz w:val="24"/>
            <w:szCs w:val="24"/>
            <w:lang w:val="en-US"/>
          </w:rPr>
          <w:t>08</w:t>
        </w:r>
        <w:r w:rsidR="00E278F2">
          <w:rPr>
            <w:sz w:val="24"/>
            <w:szCs w:val="24"/>
            <w:lang w:val="ru-RU"/>
          </w:rPr>
          <w:t>.</w:t>
        </w:r>
        <w:r w:rsidR="00E278F2">
          <w:rPr>
            <w:sz w:val="24"/>
            <w:szCs w:val="24"/>
            <w:lang w:val="en-US"/>
          </w:rPr>
          <w:t>08</w:t>
        </w:r>
      </w:ins>
      <w:r w:rsidRPr="001A7523">
        <w:rPr>
          <w:sz w:val="24"/>
          <w:szCs w:val="24"/>
          <w:lang w:val="ru-RU"/>
        </w:rPr>
        <w:t xml:space="preserve">          №   </w:t>
      </w:r>
      <w:ins w:id="1" w:author="1" w:date="2009-03-03T14:32:00Z">
        <w:r w:rsidR="00E278F2">
          <w:rPr>
            <w:sz w:val="24"/>
            <w:szCs w:val="24"/>
            <w:lang w:val="ru-RU"/>
          </w:rPr>
          <w:t>31-04/630</w:t>
        </w:r>
      </w:ins>
      <w:r w:rsidRPr="001A7523">
        <w:rPr>
          <w:sz w:val="24"/>
          <w:szCs w:val="24"/>
          <w:lang w:val="ru-RU"/>
        </w:rPr>
        <w:t xml:space="preserve">            </w:t>
      </w: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pStyle w:val="Heading3"/>
      </w:pPr>
      <w:r>
        <w:t>ПОЛОЖЕНИЕ</w:t>
      </w:r>
    </w:p>
    <w:p w:rsidR="00017043" w:rsidRDefault="00017043">
      <w:pPr>
        <w:rPr>
          <w:lang w:val="ru-RU"/>
        </w:rPr>
      </w:pPr>
    </w:p>
    <w:p w:rsidR="00017043" w:rsidRDefault="00017043">
      <w:pPr>
        <w:pStyle w:val="Heading1"/>
        <w:jc w:val="center"/>
        <w:rPr>
          <w:i/>
          <w:iCs/>
        </w:rPr>
      </w:pPr>
    </w:p>
    <w:p w:rsidR="00017043" w:rsidRDefault="00017043">
      <w:pPr>
        <w:pStyle w:val="Heading1"/>
        <w:jc w:val="center"/>
        <w:rPr>
          <w:i/>
          <w:iCs/>
          <w:sz w:val="28"/>
        </w:rPr>
      </w:pPr>
      <w:r>
        <w:rPr>
          <w:i/>
          <w:iCs/>
          <w:sz w:val="28"/>
        </w:rPr>
        <w:t xml:space="preserve">Об определении рейтинга успеваемости студентов Международного института экономики и финансов Государственного университета – Высшей школы экономики </w:t>
      </w:r>
    </w:p>
    <w:p w:rsidR="00017043" w:rsidRDefault="00017043">
      <w:pPr>
        <w:pStyle w:val="Heading2"/>
        <w:jc w:val="both"/>
        <w:rPr>
          <w:sz w:val="24"/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17043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г. Москва, 200</w:t>
      </w:r>
      <w:r w:rsidR="00F83334">
        <w:rPr>
          <w:sz w:val="28"/>
          <w:lang w:val="ru-RU"/>
        </w:rPr>
        <w:t>8</w:t>
      </w:r>
      <w:r>
        <w:rPr>
          <w:sz w:val="28"/>
          <w:lang w:val="ru-RU"/>
        </w:rPr>
        <w:t xml:space="preserve"> год</w:t>
      </w:r>
    </w:p>
    <w:p w:rsidR="00017043" w:rsidRDefault="00017043">
      <w:pPr>
        <w:rPr>
          <w:lang w:val="ru-RU"/>
        </w:rPr>
      </w:pPr>
    </w:p>
    <w:p w:rsidR="00017043" w:rsidRDefault="00017043">
      <w:pPr>
        <w:rPr>
          <w:lang w:val="ru-RU"/>
        </w:rPr>
      </w:pPr>
    </w:p>
    <w:p w:rsidR="00017043" w:rsidRDefault="000272E8">
      <w:pPr>
        <w:pStyle w:val="Title"/>
        <w:rPr>
          <w:b/>
        </w:rPr>
      </w:pPr>
      <w:ins w:id="2" w:author="User" w:date="2008-08-14T16:36:00Z">
        <w:r>
          <w:rPr>
            <w:b/>
          </w:rPr>
          <w:br w:type="page"/>
        </w:r>
      </w:ins>
    </w:p>
    <w:p w:rsidR="00017043" w:rsidRDefault="00017043">
      <w:pPr>
        <w:pStyle w:val="Title"/>
        <w:rPr>
          <w:b/>
          <w:sz w:val="28"/>
        </w:rPr>
      </w:pPr>
      <w:r>
        <w:rPr>
          <w:b/>
          <w:sz w:val="28"/>
        </w:rPr>
        <w:t>Положение об определении рейтинга успеваемости студентов МИЭФ ГУ-ВШЭ</w:t>
      </w:r>
    </w:p>
    <w:p w:rsidR="00017043" w:rsidRDefault="00017043">
      <w:pPr>
        <w:pStyle w:val="Title"/>
        <w:jc w:val="both"/>
      </w:pPr>
    </w:p>
    <w:p w:rsidR="00017043" w:rsidRDefault="00017043">
      <w:pPr>
        <w:pStyle w:val="Title"/>
        <w:numPr>
          <w:ilvl w:val="0"/>
          <w:numId w:val="2"/>
          <w:numberingChange w:id="3" w:author="tlar" w:date="2008-07-07T20:40:00Z" w:original="%1:1:0:."/>
        </w:numPr>
        <w:jc w:val="both"/>
        <w:rPr>
          <w:b/>
          <w:bCs/>
        </w:rPr>
      </w:pPr>
      <w:r>
        <w:rPr>
          <w:b/>
          <w:bCs/>
        </w:rPr>
        <w:t>Общие положения</w:t>
      </w:r>
    </w:p>
    <w:p w:rsidR="00017043" w:rsidRDefault="00017043">
      <w:pPr>
        <w:pStyle w:val="Title"/>
        <w:ind w:left="720"/>
        <w:jc w:val="both"/>
      </w:pPr>
    </w:p>
    <w:p w:rsidR="00DD7284" w:rsidRDefault="00D73905" w:rsidP="00DD7284">
      <w:pPr>
        <w:shd w:val="clear" w:color="auto" w:fill="FFFFFF"/>
        <w:ind w:firstLine="709"/>
        <w:jc w:val="both"/>
        <w:rPr>
          <w:color w:val="000000"/>
          <w:spacing w:val="-2"/>
          <w:sz w:val="24"/>
          <w:szCs w:val="24"/>
          <w:lang w:val="ru-RU"/>
        </w:rPr>
      </w:pPr>
      <w:r w:rsidRPr="00D73905">
        <w:rPr>
          <w:color w:val="000000"/>
          <w:spacing w:val="-2"/>
          <w:sz w:val="24"/>
          <w:szCs w:val="24"/>
          <w:lang w:val="ru-RU"/>
        </w:rPr>
        <w:t>Главные задачи рейтинговой системы заключаются в:</w:t>
      </w:r>
      <w:r w:rsidR="00DD7284">
        <w:rPr>
          <w:color w:val="000000"/>
          <w:spacing w:val="-2"/>
          <w:sz w:val="24"/>
          <w:szCs w:val="24"/>
          <w:lang w:val="ru-RU"/>
        </w:rPr>
        <w:t xml:space="preserve"> </w:t>
      </w:r>
    </w:p>
    <w:p w:rsidR="00DD7284" w:rsidRPr="00DD7284" w:rsidRDefault="00D73905" w:rsidP="00DD7284">
      <w:pPr>
        <w:numPr>
          <w:ilvl w:val="0"/>
          <w:numId w:val="4"/>
          <w:numberingChange w:id="4" w:author="tlar" w:date="2008-07-07T20:40:00Z" w:original=""/>
        </w:numPr>
        <w:shd w:val="clear" w:color="auto" w:fill="FFFFFF"/>
        <w:jc w:val="both"/>
        <w:rPr>
          <w:color w:val="000000"/>
          <w:spacing w:val="-5"/>
          <w:sz w:val="24"/>
          <w:szCs w:val="24"/>
          <w:lang w:val="ru-RU"/>
        </w:rPr>
      </w:pPr>
      <w:r w:rsidRPr="00D73905">
        <w:rPr>
          <w:color w:val="000000"/>
          <w:spacing w:val="-1"/>
          <w:sz w:val="24"/>
          <w:szCs w:val="24"/>
          <w:lang w:val="ru-RU"/>
        </w:rPr>
        <w:t>достижении высокого уровня организации образовательного процесса в</w:t>
      </w:r>
      <w:r>
        <w:rPr>
          <w:color w:val="000000"/>
          <w:spacing w:val="-1"/>
          <w:sz w:val="24"/>
          <w:szCs w:val="24"/>
          <w:lang w:val="ru-RU"/>
        </w:rPr>
        <w:t xml:space="preserve"> </w:t>
      </w:r>
      <w:r w:rsidRPr="00D73905">
        <w:rPr>
          <w:color w:val="000000"/>
          <w:spacing w:val="-6"/>
          <w:sz w:val="24"/>
          <w:szCs w:val="24"/>
          <w:lang w:val="ru-RU"/>
        </w:rPr>
        <w:t>вузе;</w:t>
      </w:r>
      <w:r>
        <w:rPr>
          <w:color w:val="000000"/>
          <w:spacing w:val="-6"/>
          <w:sz w:val="24"/>
          <w:szCs w:val="24"/>
          <w:lang w:val="ru-RU"/>
        </w:rPr>
        <w:t xml:space="preserve"> </w:t>
      </w:r>
    </w:p>
    <w:p w:rsidR="00DD7284" w:rsidRPr="00DD7284" w:rsidRDefault="00D73905" w:rsidP="00DD7284">
      <w:pPr>
        <w:numPr>
          <w:ilvl w:val="0"/>
          <w:numId w:val="4"/>
          <w:numberingChange w:id="5" w:author="tlar" w:date="2008-07-07T20:40:00Z" w:original=""/>
        </w:numPr>
        <w:shd w:val="clear" w:color="auto" w:fill="FFFFFF"/>
        <w:jc w:val="both"/>
        <w:rPr>
          <w:color w:val="000000"/>
          <w:spacing w:val="-5"/>
          <w:sz w:val="24"/>
          <w:szCs w:val="24"/>
          <w:lang w:val="ru-RU"/>
        </w:rPr>
      </w:pPr>
      <w:r w:rsidRPr="00D73905">
        <w:rPr>
          <w:color w:val="000000"/>
          <w:spacing w:val="-4"/>
          <w:sz w:val="24"/>
          <w:szCs w:val="24"/>
          <w:lang w:val="ru-RU"/>
        </w:rPr>
        <w:t>повышении мотивации студентов к освоению образовательных программ</w:t>
      </w:r>
      <w:r>
        <w:rPr>
          <w:color w:val="000000"/>
          <w:spacing w:val="-4"/>
          <w:sz w:val="24"/>
          <w:szCs w:val="24"/>
          <w:lang w:val="ru-RU"/>
        </w:rPr>
        <w:t xml:space="preserve"> </w:t>
      </w:r>
      <w:r w:rsidRPr="00D73905">
        <w:rPr>
          <w:color w:val="000000"/>
          <w:spacing w:val="-3"/>
          <w:sz w:val="24"/>
          <w:szCs w:val="24"/>
          <w:lang w:val="ru-RU"/>
        </w:rPr>
        <w:t>путем более высокой дифференциации оценки их учебной работы;</w:t>
      </w:r>
      <w:r>
        <w:rPr>
          <w:color w:val="000000"/>
          <w:spacing w:val="-3"/>
          <w:sz w:val="24"/>
          <w:szCs w:val="24"/>
          <w:lang w:val="ru-RU"/>
        </w:rPr>
        <w:t xml:space="preserve"> </w:t>
      </w:r>
    </w:p>
    <w:p w:rsidR="00DD7284" w:rsidRPr="00DD7284" w:rsidRDefault="00D73905" w:rsidP="00DD7284">
      <w:pPr>
        <w:numPr>
          <w:ilvl w:val="0"/>
          <w:numId w:val="4"/>
          <w:numberingChange w:id="6" w:author="tlar" w:date="2008-07-07T20:40:00Z" w:original=""/>
        </w:numPr>
        <w:shd w:val="clear" w:color="auto" w:fill="FFFFFF"/>
        <w:jc w:val="both"/>
        <w:rPr>
          <w:color w:val="000000"/>
          <w:spacing w:val="-5"/>
          <w:sz w:val="24"/>
          <w:szCs w:val="24"/>
          <w:lang w:val="ru-RU"/>
        </w:rPr>
      </w:pPr>
      <w:r w:rsidRPr="00D73905">
        <w:rPr>
          <w:color w:val="000000"/>
          <w:spacing w:val="-3"/>
          <w:sz w:val="24"/>
          <w:szCs w:val="24"/>
          <w:lang w:val="ru-RU"/>
        </w:rPr>
        <w:t>стимулировании регулярной самостоятельной работы студентов;</w:t>
      </w:r>
      <w:r>
        <w:rPr>
          <w:color w:val="000000"/>
          <w:spacing w:val="-3"/>
          <w:sz w:val="24"/>
          <w:szCs w:val="24"/>
          <w:lang w:val="ru-RU"/>
        </w:rPr>
        <w:t xml:space="preserve"> </w:t>
      </w:r>
    </w:p>
    <w:p w:rsidR="00D73905" w:rsidRPr="00D73905" w:rsidRDefault="00D73905" w:rsidP="00DD7284">
      <w:pPr>
        <w:numPr>
          <w:ilvl w:val="0"/>
          <w:numId w:val="4"/>
          <w:numberingChange w:id="7" w:author="tlar" w:date="2008-07-07T20:40:00Z" w:original=""/>
        </w:numPr>
        <w:shd w:val="clear" w:color="auto" w:fill="FFFFFF"/>
        <w:jc w:val="both"/>
        <w:rPr>
          <w:color w:val="000000"/>
          <w:spacing w:val="-5"/>
          <w:sz w:val="24"/>
          <w:szCs w:val="24"/>
          <w:lang w:val="ru-RU"/>
        </w:rPr>
      </w:pPr>
      <w:r>
        <w:rPr>
          <w:color w:val="000000"/>
          <w:spacing w:val="1"/>
          <w:sz w:val="24"/>
          <w:szCs w:val="24"/>
          <w:lang w:val="ru-RU"/>
        </w:rPr>
        <w:t>назначении</w:t>
      </w:r>
      <w:r w:rsidRPr="00D73905">
        <w:rPr>
          <w:color w:val="000000"/>
          <w:spacing w:val="1"/>
          <w:sz w:val="24"/>
          <w:szCs w:val="24"/>
          <w:lang w:val="ru-RU"/>
        </w:rPr>
        <w:t xml:space="preserve"> на </w:t>
      </w:r>
      <w:r w:rsidRPr="00D73905">
        <w:rPr>
          <w:color w:val="000000"/>
          <w:spacing w:val="-5"/>
          <w:sz w:val="24"/>
          <w:szCs w:val="24"/>
          <w:lang w:val="ru-RU"/>
        </w:rPr>
        <w:t>стипенди</w:t>
      </w:r>
      <w:r w:rsidR="00DD7284">
        <w:rPr>
          <w:color w:val="000000"/>
          <w:spacing w:val="-5"/>
          <w:sz w:val="24"/>
          <w:szCs w:val="24"/>
          <w:lang w:val="ru-RU"/>
        </w:rPr>
        <w:t>и</w:t>
      </w:r>
      <w:r w:rsidRPr="00D73905">
        <w:rPr>
          <w:color w:val="000000"/>
          <w:spacing w:val="-5"/>
          <w:sz w:val="24"/>
          <w:szCs w:val="24"/>
          <w:lang w:val="ru-RU"/>
        </w:rPr>
        <w:t>.</w:t>
      </w:r>
    </w:p>
    <w:p w:rsidR="00D73905" w:rsidRDefault="00D73905">
      <w:pPr>
        <w:pStyle w:val="Title"/>
        <w:ind w:firstLine="720"/>
        <w:jc w:val="both"/>
      </w:pPr>
    </w:p>
    <w:p w:rsidR="00B13CE0" w:rsidRDefault="00611A04">
      <w:pPr>
        <w:pStyle w:val="Title"/>
        <w:ind w:firstLine="720"/>
        <w:jc w:val="both"/>
      </w:pPr>
      <w:r>
        <w:t>Р</w:t>
      </w:r>
      <w:r w:rsidR="00B13CE0">
        <w:t xml:space="preserve">ейтинг </w:t>
      </w:r>
      <w:smartTag w:uri="urn:schemas-microsoft-com:office:smarttags" w:element="PersonName">
        <w:r w:rsidR="00B13CE0">
          <w:t>МИЭФ</w:t>
        </w:r>
      </w:smartTag>
      <w:r w:rsidR="00B13CE0">
        <w:t xml:space="preserve">, в связи с особенностями его программы двух дипломов, должен учитывать </w:t>
      </w:r>
      <w:r>
        <w:t>роль внешних экзаменов в построении учебных курсов и в оценке знаний студентов.</w:t>
      </w:r>
    </w:p>
    <w:p w:rsidR="00017043" w:rsidRDefault="00017043">
      <w:pPr>
        <w:pStyle w:val="Title"/>
        <w:ind w:firstLine="720"/>
        <w:jc w:val="both"/>
      </w:pPr>
      <w:r>
        <w:t xml:space="preserve">В </w:t>
      </w:r>
      <w:smartTag w:uri="urn:schemas-microsoft-com:office:smarttags" w:element="PersonName">
        <w:r>
          <w:t>МИЭФ</w:t>
        </w:r>
      </w:smartTag>
      <w:r>
        <w:t xml:space="preserve"> рейтинги студентов каждого курса рассчитываются 2 раза в год: за первый семестр и за</w:t>
      </w:r>
      <w:r w:rsidR="007F2F5B">
        <w:t xml:space="preserve"> учебный</w:t>
      </w:r>
      <w:r>
        <w:t xml:space="preserve"> год. Рейтинги, рассчитываемые  по итогам первого семестра и по итогам </w:t>
      </w:r>
      <w:r w:rsidR="007F2F5B">
        <w:t xml:space="preserve">учебного </w:t>
      </w:r>
      <w:r>
        <w:t xml:space="preserve">года, являются текущими и учитывают всю выполненную в данном </w:t>
      </w:r>
      <w:r w:rsidR="007F2F5B">
        <w:t xml:space="preserve">учебном </w:t>
      </w:r>
      <w:r>
        <w:t xml:space="preserve">году работу на момент составления рейтинга. При этом, в соответствии с Положением о системе оплаты обучения студентами </w:t>
      </w:r>
      <w:smartTag w:uri="urn:schemas-microsoft-com:office:smarttags" w:element="PersonName">
        <w:r>
          <w:t>МИЭФ</w:t>
        </w:r>
      </w:smartTag>
      <w:r>
        <w:t xml:space="preserve"> (см. Правила приема в ГУ-ВШЭ соответствующих лет), общий итоговый рейтинг студентов за </w:t>
      </w:r>
      <w:r w:rsidR="007F2F5B">
        <w:t xml:space="preserve">учебный </w:t>
      </w:r>
      <w:r>
        <w:t xml:space="preserve">год является определяющим при назначении скидок по оплате обучения. Для сопоставимости с другими факультетами ГУ-ВШЭ рассчитываются (справочно) текущие рейтинги по методике ГУ-ВШЭ и кумулятивный рейтинг каждого студента по методике </w:t>
      </w:r>
      <w:smartTag w:uri="urn:schemas-microsoft-com:office:smarttags" w:element="PersonName">
        <w:r>
          <w:t>МИЭФ</w:t>
        </w:r>
      </w:smartTag>
      <w:r>
        <w:t xml:space="preserve"> и ГУ-ВШЭ за весь период обучения в </w:t>
      </w:r>
      <w:smartTag w:uri="urn:schemas-microsoft-com:office:smarttags" w:element="PersonName">
        <w:r>
          <w:t>МИЭФ</w:t>
        </w:r>
      </w:smartTag>
      <w:r>
        <w:t>.</w:t>
      </w:r>
    </w:p>
    <w:p w:rsidR="00017043" w:rsidRDefault="00017043">
      <w:pPr>
        <w:pStyle w:val="Title"/>
        <w:ind w:firstLine="720"/>
        <w:jc w:val="both"/>
        <w:rPr>
          <w:b/>
        </w:rPr>
      </w:pPr>
    </w:p>
    <w:p w:rsidR="00017043" w:rsidRDefault="00017043">
      <w:pPr>
        <w:pStyle w:val="Subtitle"/>
      </w:pPr>
      <w:r>
        <w:t>2. Порядок расчета студенческих рейтингов</w:t>
      </w:r>
    </w:p>
    <w:p w:rsidR="00017043" w:rsidRDefault="00017043">
      <w:pPr>
        <w:ind w:firstLine="720"/>
        <w:jc w:val="both"/>
        <w:rPr>
          <w:sz w:val="24"/>
          <w:lang w:val="ru-RU"/>
        </w:rPr>
      </w:pPr>
    </w:p>
    <w:p w:rsidR="00017043" w:rsidRPr="0025653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>Общий рейтинг студентов данного</w:t>
      </w:r>
      <w:r w:rsidR="007F2F5B">
        <w:rPr>
          <w:sz w:val="24"/>
          <w:lang w:val="ru-RU"/>
        </w:rPr>
        <w:t xml:space="preserve"> учебного</w:t>
      </w:r>
      <w:r>
        <w:rPr>
          <w:sz w:val="24"/>
          <w:lang w:val="ru-RU"/>
        </w:rPr>
        <w:t xml:space="preserve"> года определяется на основе </w:t>
      </w:r>
      <w:r w:rsidR="00362289">
        <w:rPr>
          <w:sz w:val="24"/>
          <w:lang w:val="ru-RU"/>
        </w:rPr>
        <w:t xml:space="preserve">взвешенного среднего </w:t>
      </w:r>
      <w:r>
        <w:rPr>
          <w:sz w:val="24"/>
          <w:lang w:val="ru-RU"/>
        </w:rPr>
        <w:t xml:space="preserve">итоговых оценок студентов по предметам, изученным ими в течение учебного года, и выраженных в процентах. Курсы продолжительностью в два семестра учитываются в рейтинге с вдвое большим весом, чем курсы продолжительностью в один семестр. Все курсы, по которым сдаются внешние экзамены </w:t>
      </w:r>
      <w:r>
        <w:rPr>
          <w:sz w:val="24"/>
          <w:lang w:val="en-US"/>
        </w:rPr>
        <w:t>APT</w:t>
      </w:r>
      <w:r>
        <w:rPr>
          <w:sz w:val="24"/>
          <w:lang w:val="ru-RU"/>
        </w:rPr>
        <w:t xml:space="preserve"> и Лондонского университета, рассматриваются при расчете рейтинга как </w:t>
      </w:r>
      <w:r w:rsidR="00445B4C">
        <w:rPr>
          <w:sz w:val="24"/>
          <w:lang w:val="ru-RU"/>
        </w:rPr>
        <w:t>имеющие продолжительность в два семестра</w:t>
      </w:r>
      <w:r>
        <w:rPr>
          <w:sz w:val="24"/>
          <w:lang w:val="ru-RU"/>
        </w:rPr>
        <w:t xml:space="preserve">. Кроме того, в рейтинге второго и третьего курсов </w:t>
      </w:r>
      <w:r w:rsidR="00445B4C">
        <w:rPr>
          <w:sz w:val="24"/>
          <w:lang w:val="ru-RU"/>
        </w:rPr>
        <w:t xml:space="preserve">по итогам </w:t>
      </w:r>
      <w:r w:rsidR="007F2F5B">
        <w:rPr>
          <w:sz w:val="24"/>
          <w:lang w:val="ru-RU"/>
        </w:rPr>
        <w:t xml:space="preserve">учебного </w:t>
      </w:r>
      <w:r w:rsidR="00445B4C">
        <w:rPr>
          <w:sz w:val="24"/>
          <w:lang w:val="ru-RU"/>
        </w:rPr>
        <w:t xml:space="preserve">года </w:t>
      </w:r>
      <w:r>
        <w:rPr>
          <w:sz w:val="24"/>
          <w:lang w:val="ru-RU"/>
        </w:rPr>
        <w:t xml:space="preserve">учитываются курсовые работы, </w:t>
      </w:r>
      <w:r w:rsidR="00D56834">
        <w:rPr>
          <w:sz w:val="24"/>
          <w:lang w:val="ru-RU"/>
        </w:rPr>
        <w:t xml:space="preserve">которые имеют </w:t>
      </w:r>
      <w:r>
        <w:rPr>
          <w:sz w:val="24"/>
          <w:lang w:val="ru-RU"/>
        </w:rPr>
        <w:t>вес односеместрового курса. Физкультура, военная подготовка, дополнительные иностранные языки (кроме английского</w:t>
      </w:r>
      <w:r w:rsidR="00445B4C">
        <w:rPr>
          <w:sz w:val="24"/>
          <w:lang w:val="ru-RU"/>
        </w:rPr>
        <w:t xml:space="preserve"> языка</w:t>
      </w:r>
      <w:r>
        <w:rPr>
          <w:sz w:val="24"/>
          <w:lang w:val="ru-RU"/>
        </w:rPr>
        <w:t xml:space="preserve">) и другие факультативные курсы в рейтингах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не учитываются.</w:t>
      </w:r>
      <w:r w:rsidR="00256533" w:rsidRPr="00256533">
        <w:rPr>
          <w:sz w:val="24"/>
          <w:lang w:val="ru-RU"/>
        </w:rPr>
        <w:t xml:space="preserve"> </w:t>
      </w:r>
      <w:r w:rsidR="00256533">
        <w:rPr>
          <w:sz w:val="24"/>
          <w:lang w:val="ru-RU"/>
        </w:rPr>
        <w:t>В рейтинге 1 курса английский язык имеет вес годового курса, а в рейтинге 2 курса – вес семестрового курса в соответствии с предусмотренным учебным планом количеством часов.</w:t>
      </w:r>
    </w:p>
    <w:p w:rsidR="00017043" w:rsidRDefault="00017043">
      <w:pPr>
        <w:pStyle w:val="BodyTextIndent2"/>
      </w:pPr>
      <w:r>
        <w:t xml:space="preserve">Оценки за курс в процентах, включаемые в расчет общего рейтинга, выставляет преподаватель по его завершении, на основе оценок </w:t>
      </w:r>
      <w:r w:rsidR="007F2F5B">
        <w:t xml:space="preserve">промежуточных и </w:t>
      </w:r>
      <w:r>
        <w:t xml:space="preserve">итогового экзаменов, а также выполнения студентами домашних заданий и работы в течение учебного года. Во всех случаях при определении рейтинга учитывается результат первой сдачи студентом каждого экзамена; пересдачи во внимание не принимаются. По курсам продолжительностью в два семестра за первый семестр рассчитывается отдельная оценка в процентах, учитываемая при расчете итоговой оценки. Итоговая оценка за семестр или за </w:t>
      </w:r>
      <w:r w:rsidR="007F2F5B">
        <w:t xml:space="preserve">учебный </w:t>
      </w:r>
      <w:r>
        <w:t>год не может быть рассчитана в случае неявки студента на соответствующий итоговый экзамен. В случае неявки на итоговый экзамен по уважительной причине (</w:t>
      </w:r>
      <w:r w:rsidR="00445B4C">
        <w:t xml:space="preserve">при </w:t>
      </w:r>
      <w:r>
        <w:t xml:space="preserve">наличии медицинской справки) в итоговую оценку включается результат последующей первой сдачи им данного экзамена (за исключением внешних экзаменов, по которым пересдачи и перенос экзаменов не допускаются). В случае неявки студента на промежуточный экзамен или неучастия в другой форме промежуточного контроля по уважительной причине эта форма контроля при расчете итоговой оценки не учитывается. В этом случае пропорционально изменяются веса всех других составляющих итоговой оценки. Медицинская справка должна быть представлена студентом в учебную часть в течение трех </w:t>
      </w:r>
      <w:r w:rsidR="007F2F5B">
        <w:t xml:space="preserve">учебных </w:t>
      </w:r>
      <w:r>
        <w:t xml:space="preserve">дней после ее закрытия. В случае неучастия студента в какой-либо форме текущего или промежуточного контроля без уважительной причины при расчете итоговой оценки за данную форму контроля он получает «0». Условия учета в итоговой оценке результатов текущего контроля (письменные домашние задания, эссе, устные презентации, работа на семинарах) определяются преподавателем. </w:t>
      </w:r>
      <w:r w:rsidR="007F2F5B">
        <w:t>Преподаватель обязан ознакомить студентов с установленными им условиями</w:t>
      </w:r>
      <w:r w:rsidR="00D30CE4">
        <w:t xml:space="preserve"> в программе курса, размещаемой в Информсистеме </w:t>
      </w:r>
      <w:r w:rsidR="00D30CE4">
        <w:rPr>
          <w:lang w:val="en-US"/>
        </w:rPr>
        <w:t>mief</w:t>
      </w:r>
      <w:r w:rsidR="00D30CE4" w:rsidRPr="00D30CE4">
        <w:t>.</w:t>
      </w:r>
      <w:r w:rsidR="00D30CE4">
        <w:rPr>
          <w:lang w:val="en-US"/>
        </w:rPr>
        <w:t>hse</w:t>
      </w:r>
      <w:r w:rsidR="00D30CE4" w:rsidRPr="00D30CE4">
        <w:t>.</w:t>
      </w:r>
      <w:r w:rsidR="00D30CE4">
        <w:rPr>
          <w:lang w:val="en-US"/>
        </w:rPr>
        <w:t>ru</w:t>
      </w:r>
      <w:r w:rsidR="00D30CE4" w:rsidRPr="00D30CE4">
        <w:t>.</w:t>
      </w:r>
    </w:p>
    <w:p w:rsidR="00017043" w:rsidRDefault="00017043">
      <w:pPr>
        <w:pStyle w:val="BodyTextIndent2"/>
      </w:pPr>
      <w:r>
        <w:t xml:space="preserve">Студент, </w:t>
      </w:r>
      <w:r w:rsidR="00445B4C">
        <w:t xml:space="preserve">обучающийся по индивидуальному учебному плану </w:t>
      </w:r>
      <w:r>
        <w:t xml:space="preserve">или </w:t>
      </w:r>
      <w:r w:rsidR="007F2F5B">
        <w:t>допущенный к обучению по окончании</w:t>
      </w:r>
      <w:r>
        <w:t xml:space="preserve"> академического отпуска в ходе учебного года, имеет возможность перезачесть сданные им в предыдущий </w:t>
      </w:r>
      <w:r w:rsidR="007F2F5B">
        <w:t xml:space="preserve">учебный </w:t>
      </w:r>
      <w:r>
        <w:t xml:space="preserve">год предметы или полностью повторить изучение данного предмета с целью повышения оценки и ее включения в рейтинг. При перезачете предмета оценка по нему в рейтинг </w:t>
      </w:r>
      <w:smartTag w:uri="urn:schemas-microsoft-com:office:smarttags" w:element="PersonName">
        <w:r w:rsidR="00445B4C">
          <w:t>МИЭФ</w:t>
        </w:r>
      </w:smartTag>
      <w:r w:rsidR="00445B4C">
        <w:t xml:space="preserve"> </w:t>
      </w:r>
      <w:r>
        <w:t xml:space="preserve">не включается. Студент, </w:t>
      </w:r>
      <w:r w:rsidR="00445B4C">
        <w:t xml:space="preserve">обучающийся по индивидуальному учебному плану </w:t>
      </w:r>
      <w:r>
        <w:t xml:space="preserve">или </w:t>
      </w:r>
      <w:r w:rsidR="007F2F5B">
        <w:t xml:space="preserve">допущенный к обучению по окончании </w:t>
      </w:r>
      <w:r>
        <w:t xml:space="preserve">академического отпуска, имеет возможность участвовать в рейтинге </w:t>
      </w:r>
      <w:smartTag w:uri="urn:schemas-microsoft-com:office:smarttags" w:element="PersonName">
        <w:r w:rsidR="00445B4C">
          <w:t>МИЭФ</w:t>
        </w:r>
      </w:smartTag>
      <w:r w:rsidR="00445B4C">
        <w:t xml:space="preserve"> </w:t>
      </w:r>
      <w:r>
        <w:t xml:space="preserve">за текущий </w:t>
      </w:r>
      <w:r w:rsidR="007F2F5B">
        <w:t xml:space="preserve">учебный </w:t>
      </w:r>
      <w:r>
        <w:t>год в случае перезачета и невключения в рейтинг не более двух предметов, изучавшихся им в предыдущем</w:t>
      </w:r>
      <w:r w:rsidR="007F2F5B">
        <w:t xml:space="preserve"> учебном</w:t>
      </w:r>
      <w:r>
        <w:t xml:space="preserve"> году. Уровень оплаты для студента, </w:t>
      </w:r>
      <w:r w:rsidR="00445B4C">
        <w:t>обучающ</w:t>
      </w:r>
      <w:r w:rsidR="007F2F5B">
        <w:t>его</w:t>
      </w:r>
      <w:r w:rsidR="00445B4C">
        <w:t xml:space="preserve">ся по индивидуальному учебному плану </w:t>
      </w:r>
      <w:r>
        <w:t xml:space="preserve">или </w:t>
      </w:r>
      <w:r w:rsidR="007F2F5B">
        <w:t xml:space="preserve">допущенного к обучению по окончании </w:t>
      </w:r>
      <w:r>
        <w:t xml:space="preserve">академического отпуска, устанавливается в соответствии с заключенным им договором, если срок его действия не истек. Если срок действия договора у студента истек, то с ним заключается дополнительное соглашение с установлением системы оплаты обучения, действующей на том курсе, на котором он продолжает обучение. Если по итогам </w:t>
      </w:r>
      <w:r w:rsidR="007F2F5B">
        <w:t xml:space="preserve">учебного </w:t>
      </w:r>
      <w:r>
        <w:t xml:space="preserve">года, предшествовавшего уходу в академический отпуск, студент имеет право на понижение уровня оплаты в соответствии с рейтингом, то оплата устанавливается по Положению, действующему на том курсе, на котором он продолжает обучение, на уровне для студента с данным местом в рейтинге и успеваемостью. Для студента, </w:t>
      </w:r>
      <w:r w:rsidR="00445B4C">
        <w:t xml:space="preserve">обучающегося по индвидуальному учебному плану </w:t>
      </w:r>
      <w:r>
        <w:t xml:space="preserve">или </w:t>
      </w:r>
      <w:r w:rsidR="007F2F5B">
        <w:t xml:space="preserve">допущенного к обучению по окончании </w:t>
      </w:r>
      <w:r>
        <w:t>академического отпуска, в дальнейшем, в случае получения им права на снижение уровня оплаты в соответствии с рейтингом, действует та же система уровней оплаты, что и для всех студентов того курса, где он продолжает обучение.</w:t>
      </w:r>
    </w:p>
    <w:p w:rsidR="0001704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Удельные веса </w:t>
      </w:r>
      <w:r w:rsidR="007F2F5B">
        <w:rPr>
          <w:sz w:val="24"/>
          <w:lang w:val="ru-RU"/>
        </w:rPr>
        <w:t xml:space="preserve">промежуточных и </w:t>
      </w:r>
      <w:r>
        <w:rPr>
          <w:sz w:val="24"/>
          <w:lang w:val="ru-RU"/>
        </w:rPr>
        <w:t xml:space="preserve">итогового экзаменов и других форм контроля </w:t>
      </w:r>
      <w:r w:rsidR="007F2F5B">
        <w:rPr>
          <w:sz w:val="24"/>
          <w:lang w:val="ru-RU"/>
        </w:rPr>
        <w:t xml:space="preserve">знаний </w:t>
      </w:r>
      <w:r>
        <w:rPr>
          <w:sz w:val="24"/>
          <w:lang w:val="ru-RU"/>
        </w:rPr>
        <w:t xml:space="preserve">при выставлении итоговой оценки студента определяет преподаватель с учетом рекомендаций Международного академического комитета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. Эти веса приводятся в Программе курса (которая вывешивается в электронном виде в информ-системе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>) и сообщаются студентам в начале учебного года</w:t>
      </w:r>
      <w:r w:rsidR="007F2F5B">
        <w:rPr>
          <w:sz w:val="24"/>
          <w:lang w:val="ru-RU"/>
        </w:rPr>
        <w:t xml:space="preserve">, не позднее </w:t>
      </w:r>
      <w:r w:rsidR="00D30CE4" w:rsidRPr="00D30CE4">
        <w:rPr>
          <w:sz w:val="24"/>
          <w:lang w:val="ru-RU"/>
        </w:rPr>
        <w:t xml:space="preserve">15 </w:t>
      </w:r>
      <w:r w:rsidR="00D30CE4">
        <w:rPr>
          <w:sz w:val="24"/>
          <w:lang w:val="ru-RU"/>
        </w:rPr>
        <w:t>сентября.</w:t>
      </w:r>
      <w:r>
        <w:rPr>
          <w:sz w:val="24"/>
          <w:lang w:val="ru-RU"/>
        </w:rPr>
        <w:t xml:space="preserve"> </w:t>
      </w:r>
    </w:p>
    <w:p w:rsidR="0001704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>На основании рекомендации МАК МИЭФ, в качестве базовых устанавливаются следующие веса: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50% - итоговый внешний экзамен;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25% - оценка студента за первый семестр (в %);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15% - результат промежуточного экзамена МИЭФ во втором семестре;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10% - выполнение домашних заданий и работа на семинарах во втором семестре.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Для определения оценки за первый семестр в качестве базовых устанавливаются следующие веса: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50% - результат экзамена зимней сессии;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30% - результат промежуточного экзамена в первом семестре;</w:t>
      </w:r>
    </w:p>
    <w:p w:rsidR="00017043" w:rsidRDefault="00017043">
      <w:pPr>
        <w:pStyle w:val="BodyText"/>
      </w:pPr>
      <w:r>
        <w:t>20% - выполнение домашних заданий и работа на семинарских занятиях в первом семестре.</w:t>
      </w:r>
    </w:p>
    <w:p w:rsidR="00017043" w:rsidRDefault="00017043">
      <w:pPr>
        <w:jc w:val="both"/>
        <w:rPr>
          <w:sz w:val="24"/>
          <w:lang w:val="ru-RU"/>
        </w:rPr>
      </w:pPr>
      <w:r>
        <w:rPr>
          <w:sz w:val="24"/>
          <w:lang w:val="ru-RU"/>
        </w:rPr>
        <w:t>Указанные веса корректируются преподавателями с учетом специфики курса и используемых в нем форм контроля знаний. Рекомендуемые возможные отклонения от приведенных базовых весов лежат в пределах 10 процентных пунктов.</w:t>
      </w:r>
    </w:p>
    <w:p w:rsidR="00017043" w:rsidRDefault="00017043">
      <w:pPr>
        <w:ind w:firstLine="720"/>
        <w:jc w:val="both"/>
        <w:rPr>
          <w:sz w:val="24"/>
          <w:lang w:val="ru-RU"/>
        </w:rPr>
      </w:pPr>
    </w:p>
    <w:p w:rsidR="00017043" w:rsidRDefault="00017043">
      <w:pPr>
        <w:jc w:val="both"/>
        <w:rPr>
          <w:b/>
          <w:bCs/>
          <w:sz w:val="24"/>
          <w:lang w:val="ru-RU"/>
        </w:rPr>
      </w:pPr>
      <w:r>
        <w:rPr>
          <w:sz w:val="24"/>
          <w:lang w:val="ru-RU"/>
        </w:rPr>
        <w:tab/>
      </w:r>
      <w:r>
        <w:rPr>
          <w:b/>
          <w:bCs/>
          <w:sz w:val="24"/>
          <w:lang w:val="ru-RU"/>
        </w:rPr>
        <w:t>3. Рейтинги по общей методике ГУ-ВШЭ</w:t>
      </w:r>
    </w:p>
    <w:p w:rsidR="00017043" w:rsidRDefault="00017043">
      <w:pPr>
        <w:jc w:val="both"/>
        <w:rPr>
          <w:sz w:val="24"/>
          <w:lang w:val="ru-RU"/>
        </w:rPr>
      </w:pPr>
    </w:p>
    <w:p w:rsidR="0001704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В МИЭФ ГУ-ВШЭ рассчитываются также рейтинги по общей утвержденной в ГУ-ВШЭ методике на основе оценок студентов по 10-балльной системе. Эти рейтинги используются справочно при необходимости сопоставления результатов студентов МИЭФ и студентов других факультетов и не влияют на уровень скидок по оплате. </w:t>
      </w:r>
    </w:p>
    <w:p w:rsidR="0001704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>Оценки по курсам в ГУ-ВШЭ выставляются в ведомости по пятибалльной (неуд</w:t>
      </w:r>
      <w:r w:rsidR="007F2F5B">
        <w:rPr>
          <w:sz w:val="24"/>
          <w:lang w:val="ru-RU"/>
        </w:rPr>
        <w:t>овлерворительно</w:t>
      </w:r>
      <w:r>
        <w:rPr>
          <w:sz w:val="24"/>
          <w:lang w:val="ru-RU"/>
        </w:rPr>
        <w:t>-удовл</w:t>
      </w:r>
      <w:r w:rsidR="007F2F5B">
        <w:rPr>
          <w:sz w:val="24"/>
          <w:lang w:val="ru-RU"/>
        </w:rPr>
        <w:t>етворительно</w:t>
      </w:r>
      <w:r>
        <w:rPr>
          <w:sz w:val="24"/>
          <w:lang w:val="ru-RU"/>
        </w:rPr>
        <w:t>-хор</w:t>
      </w:r>
      <w:r w:rsidR="007F2F5B">
        <w:rPr>
          <w:sz w:val="24"/>
          <w:lang w:val="ru-RU"/>
        </w:rPr>
        <w:t>ошо</w:t>
      </w:r>
      <w:r>
        <w:rPr>
          <w:sz w:val="24"/>
          <w:lang w:val="ru-RU"/>
        </w:rPr>
        <w:t>-отл</w:t>
      </w:r>
      <w:r w:rsidR="007F2F5B">
        <w:rPr>
          <w:sz w:val="24"/>
          <w:lang w:val="ru-RU"/>
        </w:rPr>
        <w:t>ично</w:t>
      </w:r>
      <w:r>
        <w:rPr>
          <w:sz w:val="24"/>
          <w:lang w:val="ru-RU"/>
        </w:rPr>
        <w:t>) и по 10-балльной системе. При этом оценке "неуд</w:t>
      </w:r>
      <w:r w:rsidR="007F2F5B">
        <w:rPr>
          <w:sz w:val="24"/>
          <w:lang w:val="ru-RU"/>
        </w:rPr>
        <w:t>овлетворительно</w:t>
      </w:r>
      <w:r>
        <w:rPr>
          <w:sz w:val="24"/>
          <w:lang w:val="ru-RU"/>
        </w:rPr>
        <w:t>" соответствуют баллы 1, 2, 3; оценке "удовл</w:t>
      </w:r>
      <w:r w:rsidR="007F2F5B">
        <w:rPr>
          <w:sz w:val="24"/>
          <w:lang w:val="ru-RU"/>
        </w:rPr>
        <w:t>етворительно</w:t>
      </w:r>
      <w:r>
        <w:rPr>
          <w:sz w:val="24"/>
          <w:lang w:val="ru-RU"/>
        </w:rPr>
        <w:t>" - 4, 5; оценке "хор</w:t>
      </w:r>
      <w:r w:rsidR="007F2F5B">
        <w:rPr>
          <w:sz w:val="24"/>
          <w:lang w:val="ru-RU"/>
        </w:rPr>
        <w:t>ошо</w:t>
      </w:r>
      <w:r>
        <w:rPr>
          <w:sz w:val="24"/>
          <w:lang w:val="ru-RU"/>
        </w:rPr>
        <w:t>" - 6, 7; оценке "отл</w:t>
      </w:r>
      <w:r w:rsidR="007F2F5B">
        <w:rPr>
          <w:sz w:val="24"/>
          <w:lang w:val="ru-RU"/>
        </w:rPr>
        <w:t>ично</w:t>
      </w:r>
      <w:r>
        <w:rPr>
          <w:sz w:val="24"/>
          <w:lang w:val="ru-RU"/>
        </w:rPr>
        <w:t xml:space="preserve">" - 8, 9, 10. Далее для определения рейтинга по системе ГУ-ВШЭ выставленные по десятибалльной шкале оценки «взвешиваются» в соответствии с числом кредитов по каждому курсу, так чтобы максимально возможное число баллов за первый семестр составляло 300, а за </w:t>
      </w:r>
      <w:r w:rsidR="007F2F5B">
        <w:rPr>
          <w:sz w:val="24"/>
          <w:lang w:val="ru-RU"/>
        </w:rPr>
        <w:t xml:space="preserve">учебный </w:t>
      </w:r>
      <w:r>
        <w:rPr>
          <w:sz w:val="24"/>
          <w:lang w:val="ru-RU"/>
        </w:rPr>
        <w:t xml:space="preserve">год – 600. Система рейтингов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учитывает "веса" курсов двух видов: семестровые и годовые курсы стандартной интенсивности (2 часа лекций и 2 часа семинарских занятий в неделю). При этом все курсы, по которым сдаются внешние экзамены, считаются в рейтинге как годовые. Годовые курсы в определении рейтинга по системе ГУ-ВШЭ берутся с весом 1, полугодовые – с весом ½. </w:t>
      </w:r>
    </w:p>
    <w:p w:rsidR="0001704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Для выставления оценок по десятибалльной системе, с учетом применяемой в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методики выставления оценок в процентах, а также рекомендаций ГУ-ВШЭ, установлена следующая базовая шкала пересчета выставляемых в процентах оценок в оценки по десятибалльной системе: 0-11% - 1; 12-22% - 2; 23-33% - 3; 34-40% - 4; 41-47% - 5; 48-55% - 6; 56-64% - 7; 65-72% - 8; 73-80% - 9; 80+% -10. В зависимости от специфики предмета, по решению преподавателя возможны отклонения в шкале оценок в пределах 5 процентных пунктов для каждой оценки 10-балльной системы. Окончательная шкала пересчета оценок в процентах в оценки десятибалльной шкалы по предмету устанавливается преподавателем после выставления оценок в процентах.</w:t>
      </w:r>
    </w:p>
    <w:p w:rsidR="00017043" w:rsidRDefault="00017043">
      <w:pPr>
        <w:ind w:firstLine="720"/>
        <w:jc w:val="both"/>
        <w:rPr>
          <w:sz w:val="24"/>
          <w:lang w:val="ru-RU"/>
        </w:rPr>
      </w:pPr>
    </w:p>
    <w:p w:rsidR="00017043" w:rsidRDefault="00017043">
      <w:pPr>
        <w:pStyle w:val="Heading1"/>
      </w:pPr>
      <w:r>
        <w:t>4. Порядок реализации рейтинговой системы</w:t>
      </w:r>
    </w:p>
    <w:p w:rsidR="00017043" w:rsidRDefault="00017043">
      <w:pPr>
        <w:ind w:firstLine="720"/>
        <w:jc w:val="both"/>
        <w:rPr>
          <w:sz w:val="24"/>
          <w:lang w:val="ru-RU"/>
        </w:rPr>
      </w:pPr>
    </w:p>
    <w:p w:rsidR="00017043" w:rsidRDefault="00017043">
      <w:pPr>
        <w:ind w:firstLine="720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Учебная часть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рассчитывает рейтинги на всех курсах в течение двух недель после завершения рубежного контроля</w:t>
      </w:r>
      <w:r w:rsidR="00831DB7">
        <w:rPr>
          <w:sz w:val="24"/>
          <w:lang w:val="ru-RU"/>
        </w:rPr>
        <w:t xml:space="preserve"> знаний</w:t>
      </w:r>
      <w:r>
        <w:rPr>
          <w:sz w:val="24"/>
          <w:lang w:val="ru-RU"/>
        </w:rPr>
        <w:t xml:space="preserve">. </w:t>
      </w:r>
      <w:r w:rsidR="00CB2415">
        <w:rPr>
          <w:sz w:val="24"/>
          <w:lang w:val="ru-RU"/>
        </w:rPr>
        <w:t>Эти р</w:t>
      </w:r>
      <w:r w:rsidR="00CB2415" w:rsidRPr="00CB2415">
        <w:rPr>
          <w:sz w:val="24"/>
          <w:lang w:val="ru-RU"/>
        </w:rPr>
        <w:t>ейтинг</w:t>
      </w:r>
      <w:r w:rsidR="00CB2415">
        <w:rPr>
          <w:sz w:val="24"/>
          <w:lang w:val="ru-RU"/>
        </w:rPr>
        <w:t>и</w:t>
      </w:r>
      <w:r w:rsidR="00CB2415" w:rsidRPr="00CB2415">
        <w:rPr>
          <w:sz w:val="24"/>
          <w:lang w:val="ru-RU"/>
        </w:rPr>
        <w:t xml:space="preserve"> утверждаются директором </w:t>
      </w:r>
      <w:smartTag w:uri="urn:schemas-microsoft-com:office:smarttags" w:element="PersonName">
        <w:r w:rsidR="00CB2415" w:rsidRPr="00CB2415">
          <w:rPr>
            <w:sz w:val="24"/>
            <w:lang w:val="ru-RU"/>
          </w:rPr>
          <w:t>МИЭФ</w:t>
        </w:r>
      </w:smartTag>
      <w:r w:rsidR="00CB2415" w:rsidRPr="00CB2415">
        <w:rPr>
          <w:sz w:val="24"/>
          <w:lang w:val="ru-RU"/>
        </w:rPr>
        <w:t xml:space="preserve"> по истечении двух недель после их обнародования (вывешивания в информ-системе </w:t>
      </w:r>
      <w:smartTag w:uri="urn:schemas-microsoft-com:office:smarttags" w:element="PersonName">
        <w:r w:rsidR="00CB2415" w:rsidRPr="00CB2415">
          <w:rPr>
            <w:sz w:val="24"/>
            <w:lang w:val="ru-RU"/>
          </w:rPr>
          <w:t>МИЭФ</w:t>
        </w:r>
      </w:smartTag>
      <w:r w:rsidR="00CB2415" w:rsidRPr="00CB2415">
        <w:rPr>
          <w:sz w:val="24"/>
          <w:lang w:val="ru-RU"/>
        </w:rPr>
        <w:t xml:space="preserve">) и при расчете итогового рейтинга корректироваться не могут. </w:t>
      </w:r>
      <w:r>
        <w:rPr>
          <w:sz w:val="24"/>
          <w:lang w:val="ru-RU"/>
        </w:rPr>
        <w:t xml:space="preserve">Моментом завершения годового рубежного контроля по внешней программе считается получение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официальных результатов внешних экзаменов, но не позднее 1 сентября данного календарного года (согласно регламенту Лондонского университета, результаты студентов по внешней программе высылаются не ранее 23 августа).</w:t>
      </w:r>
      <w:r w:rsidR="00445B4C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 Предварительные поименные годовые рейтинги студентов (без указания уровня оплаты) вывешиваются в информ-системе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и на доске объявлений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не позднее 15 сентября. Рейтинги содержат оценки по всем изученным в течение </w:t>
      </w:r>
      <w:r w:rsidR="00831DB7">
        <w:rPr>
          <w:sz w:val="24"/>
          <w:lang w:val="ru-RU"/>
        </w:rPr>
        <w:t xml:space="preserve">прошедшего учебного </w:t>
      </w:r>
      <w:r>
        <w:rPr>
          <w:sz w:val="24"/>
          <w:lang w:val="ru-RU"/>
        </w:rPr>
        <w:t xml:space="preserve">года в процентах, а также по пяти- и десятибалльной системе (без учета пересдач). В течение недели рассматриваются обращения студентов и преподавателей по поводу уточнения оценок в рейтинге, и не позднее 22 сентября рейтинги рассматриваются Международным академическим комитетом и утверждаются директором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. После этого, в трехдневный срок (не позднее 25 сентября) утвержденные рейтинги размещаются на сайте ГУ-ВШЭ в Интернет (рассчитанные по методике ГУ-ВШЭ), в информ-системе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и вывешиваются на доске объявлений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. При этом на сайте фамилии, с учетом практики Лондонского университета, могут заменяться номерами студенческих билетов. Уровни оплаты формируются на основе рейтинга в соответствии с Положением о системе оплаты обучения в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 xml:space="preserve"> и утверждаются одновременно с рейтингом по той же процедуре. Информация по уровням оплаты сообщается студентам на индивидуальной основе в Дирекции </w:t>
      </w:r>
      <w:smartTag w:uri="urn:schemas-microsoft-com:office:smarttags" w:element="PersonName">
        <w:r>
          <w:rPr>
            <w:sz w:val="24"/>
            <w:lang w:val="ru-RU"/>
          </w:rPr>
          <w:t>МИЭФ</w:t>
        </w:r>
      </w:smartTag>
      <w:r>
        <w:rPr>
          <w:sz w:val="24"/>
          <w:lang w:val="ru-RU"/>
        </w:rPr>
        <w:t>.</w:t>
      </w:r>
    </w:p>
    <w:p w:rsidR="00017043" w:rsidRDefault="00017043">
      <w:pPr>
        <w:ind w:firstLine="720"/>
        <w:jc w:val="both"/>
        <w:rPr>
          <w:lang w:val="ru-RU"/>
        </w:rPr>
      </w:pPr>
    </w:p>
    <w:sectPr w:rsidR="00017043">
      <w:footerReference w:type="even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16A4" w:rsidRDefault="005716A4">
      <w:r>
        <w:separator/>
      </w:r>
    </w:p>
  </w:endnote>
  <w:endnote w:type="continuationSeparator" w:id="0">
    <w:p w:rsidR="005716A4" w:rsidRDefault="00571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6B3" w:rsidRDefault="00F316B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316B3" w:rsidRDefault="00F316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6B3" w:rsidRDefault="00F316B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78F2">
      <w:rPr>
        <w:rStyle w:val="PageNumber"/>
        <w:noProof/>
      </w:rPr>
      <w:t>1</w:t>
    </w:r>
    <w:r>
      <w:rPr>
        <w:rStyle w:val="PageNumber"/>
      </w:rPr>
      <w:fldChar w:fldCharType="end"/>
    </w:r>
  </w:p>
  <w:p w:rsidR="00F316B3" w:rsidRDefault="00F316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16A4" w:rsidRDefault="005716A4">
      <w:r>
        <w:separator/>
      </w:r>
    </w:p>
  </w:footnote>
  <w:footnote w:type="continuationSeparator" w:id="0">
    <w:p w:rsidR="005716A4" w:rsidRDefault="00571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C844B6E"/>
    <w:lvl w:ilvl="0">
      <w:numFmt w:val="bullet"/>
      <w:lvlText w:val="*"/>
      <w:lvlJc w:val="left"/>
    </w:lvl>
  </w:abstractNum>
  <w:abstractNum w:abstractNumId="1" w15:restartNumberingAfterBreak="0">
    <w:nsid w:val="109901A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E245F44"/>
    <w:multiLevelType w:val="hybridMultilevel"/>
    <w:tmpl w:val="05BC6810"/>
    <w:lvl w:ilvl="0" w:tplc="0419000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66800489"/>
    <w:multiLevelType w:val="hybridMultilevel"/>
    <w:tmpl w:val="880A758C"/>
    <w:lvl w:ilvl="0" w:tplc="0F08F93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80B"/>
    <w:rsid w:val="00017043"/>
    <w:rsid w:val="000272E8"/>
    <w:rsid w:val="0008548A"/>
    <w:rsid w:val="00117DA4"/>
    <w:rsid w:val="001A7523"/>
    <w:rsid w:val="00256533"/>
    <w:rsid w:val="002A2285"/>
    <w:rsid w:val="00341945"/>
    <w:rsid w:val="00362289"/>
    <w:rsid w:val="003826CE"/>
    <w:rsid w:val="00445B4C"/>
    <w:rsid w:val="004671DF"/>
    <w:rsid w:val="004A180B"/>
    <w:rsid w:val="004B0AA6"/>
    <w:rsid w:val="004D17C3"/>
    <w:rsid w:val="004D6773"/>
    <w:rsid w:val="004F3F28"/>
    <w:rsid w:val="005337FC"/>
    <w:rsid w:val="005716A4"/>
    <w:rsid w:val="005D68F7"/>
    <w:rsid w:val="00611A04"/>
    <w:rsid w:val="00660124"/>
    <w:rsid w:val="006C466F"/>
    <w:rsid w:val="0078638D"/>
    <w:rsid w:val="007F2F5B"/>
    <w:rsid w:val="00831DB7"/>
    <w:rsid w:val="00865A81"/>
    <w:rsid w:val="0087122D"/>
    <w:rsid w:val="00A60D71"/>
    <w:rsid w:val="00A821C7"/>
    <w:rsid w:val="00A83701"/>
    <w:rsid w:val="00AB538E"/>
    <w:rsid w:val="00AF7126"/>
    <w:rsid w:val="00B0676E"/>
    <w:rsid w:val="00B13CE0"/>
    <w:rsid w:val="00B85318"/>
    <w:rsid w:val="00C210CE"/>
    <w:rsid w:val="00C446DD"/>
    <w:rsid w:val="00CB2415"/>
    <w:rsid w:val="00D30CE4"/>
    <w:rsid w:val="00D56834"/>
    <w:rsid w:val="00D73905"/>
    <w:rsid w:val="00D92572"/>
    <w:rsid w:val="00DD7284"/>
    <w:rsid w:val="00DF7461"/>
    <w:rsid w:val="00E06CC2"/>
    <w:rsid w:val="00E278F2"/>
    <w:rsid w:val="00EE67E6"/>
    <w:rsid w:val="00F316B3"/>
    <w:rsid w:val="00F83334"/>
    <w:rsid w:val="00FF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12A4AC9-BEA1-4918-8977-31E49F5D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both"/>
      <w:outlineLvl w:val="0"/>
    </w:pPr>
    <w:rPr>
      <w:b/>
      <w:bCs/>
      <w:sz w:val="24"/>
      <w:lang w:val="ru-RU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lang w:val="en-GB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32"/>
      <w:lang w:val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sz w:val="24"/>
      <w:lang w:val="ru-RU"/>
    </w:rPr>
  </w:style>
  <w:style w:type="paragraph" w:styleId="BodyTextIndent">
    <w:name w:val="Body Text Indent"/>
    <w:basedOn w:val="Normal"/>
    <w:pPr>
      <w:ind w:firstLine="720"/>
    </w:pPr>
    <w:rPr>
      <w:sz w:val="24"/>
      <w:lang w:val="ru-RU"/>
    </w:rPr>
  </w:style>
  <w:style w:type="paragraph" w:styleId="BodyTextIndent2">
    <w:name w:val="Body Text Indent 2"/>
    <w:basedOn w:val="Normal"/>
    <w:pPr>
      <w:ind w:firstLine="720"/>
      <w:jc w:val="both"/>
    </w:pPr>
    <w:rPr>
      <w:sz w:val="24"/>
      <w:lang w:val="ru-RU"/>
    </w:rPr>
  </w:style>
  <w:style w:type="paragraph" w:styleId="BodyTextIndent3">
    <w:name w:val="Body Text Indent 3"/>
    <w:basedOn w:val="Normal"/>
    <w:pPr>
      <w:ind w:firstLine="1276"/>
      <w:jc w:val="both"/>
    </w:pPr>
    <w:rPr>
      <w:rFonts w:ascii="Arial Narrow" w:hAnsi="Arial Narrow"/>
      <w:sz w:val="56"/>
      <w:lang w:val="ru-RU"/>
    </w:rPr>
  </w:style>
  <w:style w:type="paragraph" w:styleId="BodyText">
    <w:name w:val="Body Text"/>
    <w:basedOn w:val="Normal"/>
    <w:pPr>
      <w:jc w:val="both"/>
    </w:pPr>
    <w:rPr>
      <w:sz w:val="24"/>
      <w:lang w:val="ru-RU"/>
    </w:rPr>
  </w:style>
  <w:style w:type="paragraph" w:styleId="Subtitle">
    <w:name w:val="Subtitle"/>
    <w:basedOn w:val="Normal"/>
    <w:qFormat/>
    <w:pPr>
      <w:ind w:firstLine="720"/>
      <w:jc w:val="both"/>
    </w:pPr>
    <w:rPr>
      <w:b/>
      <w:bCs/>
      <w:sz w:val="24"/>
      <w:lang w:val="ru-RU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622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</vt:lpstr>
    </vt:vector>
  </TitlesOfParts>
  <Company>ICEF</Company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</dc:title>
  <dc:subject/>
  <dc:creator>Yakovlev S.M.</dc:creator>
  <cp:keywords/>
  <dc:description/>
  <cp:lastModifiedBy>app</cp:lastModifiedBy>
  <cp:revision>2</cp:revision>
  <cp:lastPrinted>2008-08-14T23:37:00Z</cp:lastPrinted>
  <dcterms:created xsi:type="dcterms:W3CDTF">2026-04-14T04:28:00Z</dcterms:created>
  <dcterms:modified xsi:type="dcterms:W3CDTF">2026-04-14T04:28:00Z</dcterms:modified>
</cp:coreProperties>
</file>